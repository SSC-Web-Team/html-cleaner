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BC88A" w14:textId="0EDBC8F0" w:rsidR="00621C5A" w:rsidRDefault="00464021" w:rsidP="00464021">
      <w:pPr>
        <w:pStyle w:val="Heading1"/>
      </w:pPr>
      <w:r>
        <w:t>Test HTML Cleaner file</w:t>
      </w:r>
    </w:p>
    <w:p w14:paraId="1431A9C1" w14:textId="41B05143" w:rsidR="00464021" w:rsidRDefault="00464021" w:rsidP="00464021">
      <w:r>
        <w:t>This is a dirty file for testing the HTML Cleaner.</w:t>
      </w:r>
    </w:p>
    <w:p w14:paraId="494CCB96" w14:textId="77777777" w:rsidR="00464021" w:rsidRPr="00464021" w:rsidRDefault="00464021" w:rsidP="00464021">
      <w:pPr>
        <w:pStyle w:val="Heading2"/>
      </w:pPr>
      <w:r w:rsidRPr="00464021">
        <w:t xml:space="preserve">Lorem ipsum dolor sit amet, consectetur adipiscing elit. </w:t>
      </w:r>
    </w:p>
    <w:p w14:paraId="2775AFDD" w14:textId="4ABEEDFC" w:rsidR="00464021" w:rsidRPr="00464021" w:rsidRDefault="00464021" w:rsidP="00464021">
      <w:pPr>
        <w:rPr>
          <w:b/>
          <w:bCs/>
          <w:lang w:val="fr-CA"/>
        </w:rPr>
      </w:pPr>
      <w:r w:rsidRPr="00464021">
        <w:t>Integer sit amet erat eget orci viverra phar</w:t>
      </w:r>
      <w:ins w:id="0" w:author="Lavoie3, Eric (SSC/SPC)" w:date="2026-09-03T13:07:00Z" w16du:dateUtc="2026-09-03T17:07:00Z">
        <w:r w:rsidR="00E87CC0">
          <w:rPr>
            <w:rStyle w:val="FootnoteReference"/>
          </w:rPr>
          <w:footnoteReference w:id="1"/>
        </w:r>
      </w:ins>
      <w:r w:rsidRPr="00464021">
        <w:t xml:space="preserve">etra id consectetur mi. Quisque lacinia, erat ac consequat semper, felis neque vulputate dolor, vitae dictum dui orci vitae odio. </w:t>
      </w:r>
      <w:r w:rsidRPr="00464021">
        <w:rPr>
          <w:lang w:val="fr-CA"/>
        </w:rPr>
        <w:t xml:space="preserve">Ut pellentesque tincidunt maximus. Pellentesque elementum sodales purus, quis viverra massa lacinia at. </w:t>
      </w:r>
      <w:ins w:id="2" w:author="Lavoie3, Eric (SSC/SPC)" w:date="2026-09-03T13:07:00Z" w16du:dateUtc="2026-09-03T17:07:00Z">
        <w:r w:rsidR="00E87CC0">
          <w:rPr>
            <w:lang w:val="fr-CA"/>
          </w:rPr>
          <w:fldChar w:fldCharType="begin"/>
        </w:r>
        <w:r w:rsidR="00E87CC0">
          <w:rPr>
            <w:lang w:val="fr-CA"/>
          </w:rPr>
          <w:instrText>HYPERLINK  \l "_Nested_list"</w:instrText>
        </w:r>
        <w:r w:rsidR="00E87CC0">
          <w:rPr>
            <w:lang w:val="fr-CA"/>
          </w:rPr>
        </w:r>
        <w:r w:rsidR="00E87CC0">
          <w:rPr>
            <w:lang w:val="fr-CA"/>
          </w:rPr>
          <w:fldChar w:fldCharType="separate"/>
        </w:r>
        <w:r w:rsidRPr="00E87CC0">
          <w:rPr>
            <w:rStyle w:val="Hyperlink"/>
            <w:lang w:val="fr-CA"/>
          </w:rPr>
          <w:t>Class aptent</w:t>
        </w:r>
        <w:r w:rsidR="00E87CC0">
          <w:rPr>
            <w:lang w:val="fr-CA"/>
          </w:rPr>
          <w:fldChar w:fldCharType="end"/>
        </w:r>
      </w:ins>
      <w:r w:rsidRPr="00464021">
        <w:rPr>
          <w:lang w:val="fr-CA"/>
        </w:rPr>
        <w:t xml:space="preserve"> taciti sociosqu ad litora torquent per conubia nostra, per inceptos himenaeos. Donec quam mi, scelerisque vel viverra in, facilisis laoreet lorem. Nulla quis pharetra diam. </w:t>
      </w:r>
      <w:r>
        <w:rPr>
          <w:lang w:val="fr-CA"/>
        </w:rPr>
        <w:t xml:space="preserve">     </w:t>
      </w:r>
      <w:r w:rsidRPr="00464021">
        <w:rPr>
          <w:lang w:val="fr-CA"/>
        </w:rPr>
        <w:t xml:space="preserve">Nam efficitur est sit amet cursus iaculis. Curabitur varius enim ac nulla sollicitudin, ac </w:t>
      </w:r>
      <w:r>
        <w:rPr>
          <w:lang w:val="fr-CA"/>
        </w:rPr>
        <w:t xml:space="preserve">         </w:t>
      </w:r>
      <w:r w:rsidRPr="00464021">
        <w:rPr>
          <w:lang w:val="fr-CA"/>
        </w:rPr>
        <w:t>aliquet dolor vehicula. Praesent non neque in arcu dapibus suscipit dictum et mi.</w:t>
      </w:r>
    </w:p>
    <w:p w14:paraId="19C51AE2" w14:textId="77777777" w:rsidR="00464021" w:rsidRPr="00464021" w:rsidRDefault="00464021" w:rsidP="00464021">
      <w:pPr>
        <w:rPr>
          <w:lang w:val="fr-CA"/>
        </w:rPr>
      </w:pPr>
    </w:p>
    <w:p w14:paraId="68E87D09" w14:textId="05416122" w:rsidR="00464021" w:rsidRPr="00464021" w:rsidRDefault="00464021" w:rsidP="00464021">
      <w:pPr>
        <w:rPr>
          <w:lang w:val="fr-CA"/>
        </w:rPr>
      </w:pPr>
      <w:r w:rsidRPr="00464021">
        <w:t xml:space="preserve">Nulla dictum justo lorem, </w:t>
      </w:r>
      <w:hyperlink r:id="rId8" w:history="1">
        <w:r>
          <w:rPr>
            <w:rStyle w:val="Hyperlink"/>
          </w:rPr>
          <w:t xml:space="preserve">vitae interdum orci </w:t>
        </w:r>
      </w:hyperlink>
      <w:r w:rsidRPr="00464021">
        <w:t xml:space="preserve">auctor sit amet. Morbi id efficitur ligula. Integer at massa tempus, suscipit sem eget, tincidunt arcu. Donec id metus rutrum urna aliquet blandit. </w:t>
      </w:r>
      <w:del w:id="3" w:author="Lavoie3, Eric (SSC/SPC)" w:date="2026-09-03T12:57:00Z" w16du:dateUtc="2026-09-03T16:57:00Z">
        <w:r w:rsidRPr="00464021" w:rsidDel="00464021">
          <w:delText>Nullam aliquet</w:delText>
        </w:r>
      </w:del>
      <w:ins w:id="4" w:author="Lavoie3, Eric (SSC/SPC)" w:date="2026-09-03T12:57:00Z" w16du:dateUtc="2026-09-03T16:57:00Z">
        <w:r>
          <w:t>Nah</w:t>
        </w:r>
      </w:ins>
      <w:r w:rsidRPr="00464021">
        <w:t xml:space="preserve"> sed risus vel sollicitudin. Aliquam dictum aliquam odio</w:t>
      </w:r>
      <w:r>
        <w:br/>
      </w:r>
      <w:r w:rsidRPr="00464021">
        <w:t xml:space="preserve"> sed dignissim. Integer sit amet odio at nunc facilisis viverra</w:t>
      </w:r>
      <w:r>
        <w:t xml:space="preserve"> </w:t>
      </w:r>
      <w:r w:rsidRPr="00464021">
        <w:t xml:space="preserve">. </w:t>
      </w:r>
      <w:r w:rsidRPr="00464021">
        <w:rPr>
          <w:lang w:val="fr-CA"/>
        </w:rPr>
        <w:t xml:space="preserve">Suspendisse varius rutrum tristique. Vivamus vehicula </w:t>
      </w:r>
      <w:r w:rsidRPr="00464021">
        <w:rPr>
          <w:b/>
          <w:bCs/>
          <w:lang w:val="fr-CA"/>
        </w:rPr>
        <w:t>libero vitae</w:t>
      </w:r>
      <w:r w:rsidRPr="00464021">
        <w:rPr>
          <w:lang w:val="fr-CA"/>
        </w:rPr>
        <w:t xml:space="preserve"> </w:t>
      </w:r>
      <w:r w:rsidRPr="00464021">
        <w:rPr>
          <w:b/>
          <w:bCs/>
          <w:lang w:val="fr-CA"/>
        </w:rPr>
        <w:t>lacus</w:t>
      </w:r>
      <w:ins w:id="5" w:author="Lavoie3, Eric (SSC/SPC)" w:date="2026-09-03T13:08:00Z" w16du:dateUtc="2026-09-03T17:08:00Z">
        <w:r w:rsidR="00E87CC0">
          <w:rPr>
            <w:rStyle w:val="FootnoteReference"/>
            <w:b/>
            <w:bCs/>
            <w:lang w:val="fr-CA"/>
          </w:rPr>
          <w:footnoteReference w:id="2"/>
        </w:r>
      </w:ins>
      <w:r w:rsidRPr="00464021">
        <w:rPr>
          <w:lang w:val="fr-CA"/>
        </w:rPr>
        <w:t xml:space="preserve"> rutrum cursus. Curabitur aliquam ante in lacus aliquet dictum. </w:t>
      </w:r>
      <w:r w:rsidRPr="00464021">
        <w:rPr>
          <w:i/>
          <w:iCs/>
          <w:lang w:val="fr-CA"/>
        </w:rPr>
        <w:t>Vestibulum</w:t>
      </w:r>
      <w:r w:rsidRPr="00464021">
        <w:rPr>
          <w:lang w:val="fr-CA"/>
        </w:rPr>
        <w:t xml:space="preserve"> </w:t>
      </w:r>
      <w:r w:rsidRPr="00464021">
        <w:rPr>
          <w:i/>
          <w:iCs/>
          <w:lang w:val="fr-CA"/>
        </w:rPr>
        <w:t>auctor</w:t>
      </w:r>
      <w:r w:rsidRPr="00464021">
        <w:rPr>
          <w:lang w:val="fr-CA"/>
        </w:rPr>
        <w:t xml:space="preserve"> sit amet arcu vitae pulvinar.</w:t>
      </w:r>
      <w:r>
        <w:rPr>
          <w:lang w:val="fr-CA"/>
        </w:rPr>
        <w:t>   </w:t>
      </w:r>
    </w:p>
    <w:p w14:paraId="74486F7C" w14:textId="77777777" w:rsidR="00464021" w:rsidRDefault="00464021" w:rsidP="00464021">
      <w:pPr>
        <w:pStyle w:val="Heading2"/>
        <w:rPr>
          <w:lang w:val="fr-CA"/>
        </w:rPr>
      </w:pPr>
      <w:r w:rsidRPr="00464021">
        <w:rPr>
          <w:lang w:val="fr-CA"/>
        </w:rPr>
        <w:t xml:space="preserve">Donec vulputate turpis tellus, vitae viverra orci finibus ut. </w:t>
      </w:r>
    </w:p>
    <w:p w14:paraId="3A11B49C" w14:textId="2885D609" w:rsidR="00464021" w:rsidRDefault="00464021" w:rsidP="00464021">
      <w:pPr>
        <w:rPr>
          <w:lang w:val="fr-CA"/>
        </w:rPr>
      </w:pPr>
      <w:r w:rsidRPr="00464021">
        <w:rPr>
          <w:lang w:val="fr-CA"/>
        </w:rPr>
        <w:t xml:space="preserve">Aenean venenatis viverra massa vitae venenatis. Etiam vel imperdiet est. Sed ornare blandit purus, at fermentum arcu vestibulum id. Phasellus massa turpis, ornare ut sagittis eget, facilisis quis turpis. Morbi quis finibus nunc. Integer ac porta nisi. Integer dapibus elit </w:t>
      </w:r>
      <w:del w:id="7" w:author="Lavoie3, Eric (SSC/SPC)" w:date="2026-09-03T12:58:00Z" w16du:dateUtc="2026-09-03T16:58:00Z">
        <w:r w:rsidRPr="00464021" w:rsidDel="00464021">
          <w:rPr>
            <w:lang w:val="fr-CA"/>
          </w:rPr>
          <w:delText>ut dolor</w:delText>
        </w:r>
      </w:del>
      <w:ins w:id="8" w:author="Lavoie3, Eric (SSC/SPC)" w:date="2026-09-03T12:58:00Z" w16du:dateUtc="2026-09-03T16:58:00Z">
        <w:r>
          <w:rPr>
            <w:lang w:val="fr-CA"/>
          </w:rPr>
          <w:t>cheap</w:t>
        </w:r>
      </w:ins>
      <w:r w:rsidRPr="00464021">
        <w:rPr>
          <w:lang w:val="fr-CA"/>
        </w:rPr>
        <w:t xml:space="preserve"> iaculis, eget </w:t>
      </w:r>
      <w:r>
        <w:rPr>
          <w:lang w:val="fr-CA"/>
        </w:rPr>
        <w:t xml:space="preserve">     </w:t>
      </w:r>
      <w:r w:rsidRPr="00464021">
        <w:rPr>
          <w:lang w:val="fr-CA"/>
        </w:rPr>
        <w:t xml:space="preserve">porta purus euismod. Curabitur id ligula eu dui varius dapibus sed et neque. </w:t>
      </w:r>
      <w:commentRangeStart w:id="9"/>
      <w:commentRangeStart w:id="10"/>
      <w:r w:rsidRPr="00464021">
        <w:rPr>
          <w:lang w:val="fr-CA"/>
        </w:rPr>
        <w:t xml:space="preserve">Praesent </w:t>
      </w:r>
      <w:commentRangeEnd w:id="9"/>
      <w:r w:rsidRPr="00464021">
        <w:rPr>
          <w:rStyle w:val="CommentReference"/>
          <w:sz w:val="24"/>
          <w:szCs w:val="22"/>
          <w:lang w:val="fr-CA"/>
        </w:rPr>
        <w:commentReference w:id="9"/>
      </w:r>
      <w:commentRangeEnd w:id="10"/>
      <w:r w:rsidRPr="00464021">
        <w:rPr>
          <w:rStyle w:val="CommentReference"/>
          <w:sz w:val="24"/>
          <w:szCs w:val="22"/>
          <w:lang w:val="fr-CA"/>
        </w:rPr>
        <w:commentReference w:id="10"/>
      </w:r>
      <w:r w:rsidRPr="00464021">
        <w:rPr>
          <w:lang w:val="fr-CA"/>
        </w:rPr>
        <w:t xml:space="preserve">sagittis elit arcu. Quisque hendrerit </w:t>
      </w:r>
      <w:r>
        <w:rPr>
          <w:lang w:val="fr-CA"/>
        </w:rPr>
        <w:br/>
      </w:r>
      <w:r w:rsidRPr="00464021">
        <w:rPr>
          <w:lang w:val="fr-CA"/>
        </w:rPr>
        <w:t>scelerisque orci eu sodales. Quisque in odio vehicula, fermentum neque eget, cursus leo</w:t>
      </w:r>
      <w:r>
        <w:rPr>
          <w:lang w:val="fr-CA"/>
        </w:rPr>
        <w:t xml:space="preserve"> </w:t>
      </w:r>
      <w:r w:rsidRPr="00464021">
        <w:rPr>
          <w:lang w:val="fr-CA"/>
        </w:rPr>
        <w:t>.</w:t>
      </w:r>
      <w:r>
        <w:rPr>
          <w:lang w:val="fr-CA"/>
        </w:rPr>
        <w:t xml:space="preserve">   </w:t>
      </w:r>
    </w:p>
    <w:p w14:paraId="5D0A26A7" w14:textId="77777777" w:rsidR="00464021" w:rsidRPr="00464021" w:rsidRDefault="00464021" w:rsidP="00464021">
      <w:pPr>
        <w:rPr>
          <w:lang w:val="fr-CA"/>
        </w:rPr>
      </w:pPr>
    </w:p>
    <w:p w14:paraId="7EAF45CC" w14:textId="77777777" w:rsidR="00464021" w:rsidRDefault="00464021" w:rsidP="00464021">
      <w:pPr>
        <w:pStyle w:val="Heading3"/>
        <w:rPr>
          <w:lang w:val="fr-CA"/>
        </w:rPr>
      </w:pPr>
      <w:r w:rsidRPr="00464021">
        <w:rPr>
          <w:lang w:val="fr-CA"/>
        </w:rPr>
        <w:t>Aenean sit amet rutrum augue.</w:t>
      </w:r>
    </w:p>
    <w:p w14:paraId="544AA58E" w14:textId="193DD8FE" w:rsidR="00464021" w:rsidRPr="00464021" w:rsidRDefault="00464021" w:rsidP="00464021">
      <w:pPr>
        <w:rPr>
          <w:lang w:val="fr-CA"/>
        </w:rPr>
      </w:pPr>
      <w:r w:rsidRPr="00464021">
        <w:rPr>
          <w:lang w:val="fr-CA"/>
        </w:rPr>
        <w:t xml:space="preserve"> In mauris mauris, </w:t>
      </w:r>
      <w:ins w:id="11" w:author="Lavoie3, Eric (SSC/SPC)" w:date="2026-09-03T12:59:00Z" w16du:dateUtc="2026-09-03T16:59:00Z">
        <w:r w:rsidR="00E87CC0">
          <w:rPr>
            <w:lang w:val="fr-CA"/>
          </w:rPr>
          <w:fldChar w:fldCharType="begin"/>
        </w:r>
        <w:r w:rsidR="00E87CC0">
          <w:rPr>
            <w:lang w:val="fr-CA"/>
          </w:rPr>
          <w:instrText>HYPERLINK "https://plus.ssc-spc.gc.ca/en/page/employee-assistance-program-eap?utm_source=myssc&amp;utm_medium=homepage&amp;utm_campaign=promo_block"</w:instrText>
        </w:r>
        <w:r w:rsidR="00E87CC0">
          <w:rPr>
            <w:lang w:val="fr-CA"/>
          </w:rPr>
        </w:r>
        <w:r w:rsidR="00E87CC0">
          <w:rPr>
            <w:lang w:val="fr-CA"/>
          </w:rPr>
          <w:fldChar w:fldCharType="separate"/>
        </w:r>
        <w:r w:rsidRPr="00E87CC0">
          <w:rPr>
            <w:rStyle w:val="Hyperlink"/>
            <w:lang w:val="fr-CA"/>
          </w:rPr>
          <w:t>porttitor ut felis</w:t>
        </w:r>
        <w:r w:rsidR="00E87CC0">
          <w:rPr>
            <w:lang w:val="fr-CA"/>
          </w:rPr>
          <w:fldChar w:fldCharType="end"/>
        </w:r>
      </w:ins>
      <w:r w:rsidRPr="00464021">
        <w:rPr>
          <w:lang w:val="fr-CA"/>
        </w:rPr>
        <w:t xml:space="preserve"> ut, rutrum mollis metus. Aliquam augue magna, pellentesque non pellentesque et, lobortis in purus. Nunc a suscipit est. Aliquam tellus erat, vulputate nec ullamcorper </w:t>
      </w:r>
      <w:r w:rsidRPr="00464021">
        <w:rPr>
          <w:b/>
          <w:bCs/>
          <w:lang w:val="fr-CA"/>
        </w:rPr>
        <w:t xml:space="preserve">a, luctus ut leo. </w:t>
      </w:r>
      <w:r w:rsidRPr="00464021">
        <w:rPr>
          <w:b/>
          <w:bCs/>
          <w:lang w:val="fr-CA"/>
        </w:rPr>
        <w:br/>
      </w:r>
      <w:r w:rsidRPr="00464021">
        <w:rPr>
          <w:lang w:val="fr-CA"/>
        </w:rPr>
        <w:t xml:space="preserve">Phasellus eu elit sollicitudin, porttitor ante vitae, dapibus tellus. Praesent ligula nisi, molestie vel turpis eu, gravida iaculis ex. In sit amet velit tortor. Ut sollicitudin ipsum et metus tempor, vitae facilisis urna ornare. Etiam gravida rutrum lacus, eget consequat </w:t>
      </w:r>
      <w:r w:rsidRPr="00464021">
        <w:rPr>
          <w:lang w:val="fr-CA"/>
        </w:rPr>
        <w:lastRenderedPageBreak/>
        <w:t>sem placerat at. Duis vel lectus volutpat, vehicula odio a, sodales massa. Ut quis iaculis nulla.</w:t>
      </w:r>
      <w:r>
        <w:rPr>
          <w:lang w:val="fr-CA"/>
        </w:rPr>
        <w:t> </w:t>
      </w:r>
    </w:p>
    <w:p w14:paraId="4EBE0D1B" w14:textId="023B993F" w:rsidR="00464021" w:rsidRPr="00464021" w:rsidRDefault="00464021" w:rsidP="00464021">
      <w:pPr>
        <w:rPr>
          <w:b/>
          <w:bCs/>
          <w:lang w:val="fr-CA"/>
        </w:rPr>
      </w:pPr>
      <w:r w:rsidRPr="00464021">
        <w:rPr>
          <w:lang w:val="fr-CA"/>
        </w:rPr>
        <w:t xml:space="preserve">Sed pellentesque, massa non ornare porttitor, est ex rutrum lectus, ut posuere leo nulla sit amet orci. Mauris a turpis aliquet, pellentesque eros quis, iaculis purus. </w:t>
      </w:r>
      <w:r w:rsidRPr="00464021">
        <w:t xml:space="preserve">Aliquam justo justo, euismod at libero id, </w:t>
      </w:r>
      <w:r>
        <w:t> </w:t>
      </w:r>
      <w:hyperlink r:id="rId13" w:history="1">
        <w:r w:rsidRPr="00464021">
          <w:rPr>
            <w:rStyle w:val="Hyperlink"/>
          </w:rPr>
          <w:t xml:space="preserve">lacinia tincidunt </w:t>
        </w:r>
      </w:hyperlink>
      <w:r w:rsidRPr="00464021">
        <w:t xml:space="preserve"> augue. </w:t>
      </w:r>
      <w:r w:rsidRPr="00464021">
        <w:rPr>
          <w:lang w:val="fr-CA"/>
        </w:rPr>
        <w:t xml:space="preserve">Phasellus vestibulum purus eget dolor malesuada, eu maximus sem fermentum. Nunc facilisis sem et turpis mattis, eget vulputate ligula interdum. </w:t>
      </w:r>
      <w:del w:id="12" w:author="Lavoie3, Eric (SSC/SPC)" w:date="2026-09-03T12:58:00Z" w16du:dateUtc="2026-09-03T16:58:00Z">
        <w:r w:rsidRPr="00464021" w:rsidDel="00464021">
          <w:rPr>
            <w:lang w:val="fr-CA"/>
          </w:rPr>
          <w:delText xml:space="preserve">Fusce vitae metus posuere, efficitur dolor vitae, posuere elit. Nullam ut facilisis ante. Donec feugiat purus blandit </w:delText>
        </w:r>
      </w:del>
      <w:r w:rsidRPr="00464021">
        <w:rPr>
          <w:lang w:val="fr-CA"/>
        </w:rPr>
        <w:t>justo fringilla pretium. Nullam ultricies velit eu sapien sollicitudin vulputate. Fusce at tortor at ligula sagittis convallis. Duis massa libero, pretium eget condimentum vel, ornare nec ex.</w:t>
      </w:r>
    </w:p>
    <w:p w14:paraId="05EC49B9" w14:textId="248FB981" w:rsidR="00464021" w:rsidRDefault="00464021" w:rsidP="00464021">
      <w:pPr>
        <w:pStyle w:val="Heading3"/>
        <w:rPr>
          <w:lang w:val="fr-CA"/>
        </w:rPr>
      </w:pPr>
      <w:r>
        <w:rPr>
          <w:lang w:val="fr-CA"/>
        </w:rPr>
        <w:t>List</w:t>
      </w:r>
      <w:ins w:id="13" w:author="Lavoie3, Eric (SSC/SPC)" w:date="2026-09-03T13:08:00Z" w16du:dateUtc="2026-09-03T17:08:00Z">
        <w:r w:rsidR="00E87CC0">
          <w:rPr>
            <w:rStyle w:val="FootnoteReference"/>
            <w:lang w:val="fr-CA"/>
          </w:rPr>
          <w:footnoteReference w:id="3"/>
        </w:r>
      </w:ins>
    </w:p>
    <w:p w14:paraId="604DBB92" w14:textId="2BFD131E" w:rsidR="00464021" w:rsidRDefault="00464021" w:rsidP="00464021">
      <w:pPr>
        <w:pStyle w:val="ListParagraph"/>
        <w:numPr>
          <w:ilvl w:val="0"/>
          <w:numId w:val="4"/>
        </w:numPr>
        <w:rPr>
          <w:lang w:val="fr-CA"/>
        </w:rPr>
      </w:pPr>
      <w:r>
        <w:rPr>
          <w:lang w:val="fr-CA"/>
        </w:rPr>
        <w:t>Stuff</w:t>
      </w:r>
    </w:p>
    <w:p w14:paraId="5CED8739" w14:textId="56254FD9" w:rsidR="00464021" w:rsidRDefault="00464021" w:rsidP="00464021">
      <w:pPr>
        <w:pStyle w:val="ListParagraph"/>
        <w:numPr>
          <w:ilvl w:val="0"/>
          <w:numId w:val="4"/>
        </w:numPr>
        <w:rPr>
          <w:lang w:val="fr-CA"/>
        </w:rPr>
      </w:pPr>
      <w:r>
        <w:rPr>
          <w:lang w:val="fr-CA"/>
        </w:rPr>
        <w:t>About</w:t>
      </w:r>
    </w:p>
    <w:p w14:paraId="03FA3811" w14:textId="380AD564" w:rsidR="00464021" w:rsidRDefault="00464021" w:rsidP="00464021">
      <w:pPr>
        <w:pStyle w:val="ListParagraph"/>
        <w:numPr>
          <w:ilvl w:val="0"/>
          <w:numId w:val="4"/>
        </w:numPr>
        <w:rPr>
          <w:lang w:val="fr-CA"/>
        </w:rPr>
      </w:pPr>
      <w:r>
        <w:rPr>
          <w:lang w:val="fr-CA"/>
        </w:rPr>
        <w:t>Stuff</w:t>
      </w:r>
    </w:p>
    <w:p w14:paraId="09CCF426" w14:textId="77777777" w:rsidR="00464021" w:rsidRDefault="00464021" w:rsidP="00464021">
      <w:pPr>
        <w:rPr>
          <w:lang w:val="fr-CA"/>
        </w:rPr>
      </w:pPr>
    </w:p>
    <w:p w14:paraId="32CE8044" w14:textId="65C35090" w:rsidR="00464021" w:rsidRDefault="00464021" w:rsidP="00464021">
      <w:pPr>
        <w:pStyle w:val="ListParagraph"/>
        <w:numPr>
          <w:ilvl w:val="0"/>
          <w:numId w:val="4"/>
        </w:numPr>
        <w:rPr>
          <w:lang w:val="fr-CA"/>
        </w:rPr>
      </w:pPr>
      <w:r>
        <w:rPr>
          <w:lang w:val="fr-CA"/>
        </w:rPr>
        <w:t>More stuff</w:t>
      </w:r>
      <w:ins w:id="15" w:author="Lavoie3, Eric (SSC/SPC)" w:date="2026-09-03T12:58:00Z" w16du:dateUtc="2026-09-03T16:58:00Z">
        <w:r>
          <w:rPr>
            <w:lang w:val="fr-CA"/>
          </w:rPr>
          <w:t>arooni</w:t>
        </w:r>
      </w:ins>
    </w:p>
    <w:p w14:paraId="20DAC8F6" w14:textId="77777777" w:rsidR="00464021" w:rsidRPr="00464021" w:rsidRDefault="00464021" w:rsidP="00464021">
      <w:pPr>
        <w:pStyle w:val="ListParagraph"/>
        <w:rPr>
          <w:lang w:val="fr-CA"/>
        </w:rPr>
      </w:pPr>
    </w:p>
    <w:p w14:paraId="0882E6BE" w14:textId="77777777" w:rsidR="00464021" w:rsidRDefault="00464021" w:rsidP="00464021">
      <w:pPr>
        <w:rPr>
          <w:lang w:val="fr-CA"/>
        </w:rPr>
      </w:pPr>
    </w:p>
    <w:p w14:paraId="7B1C5EFD" w14:textId="34055B63" w:rsidR="00464021" w:rsidRDefault="00464021" w:rsidP="00464021">
      <w:pPr>
        <w:pStyle w:val="ListParagraph"/>
        <w:numPr>
          <w:ilvl w:val="0"/>
          <w:numId w:val="5"/>
        </w:numPr>
        <w:rPr>
          <w:lang w:val="fr-CA"/>
        </w:rPr>
      </w:pPr>
      <w:r>
        <w:rPr>
          <w:lang w:val="fr-CA"/>
        </w:rPr>
        <w:t xml:space="preserve">List </w:t>
      </w:r>
    </w:p>
    <w:p w14:paraId="5C357ECB" w14:textId="77777777" w:rsidR="00464021" w:rsidRDefault="00464021" w:rsidP="00464021">
      <w:pPr>
        <w:pStyle w:val="ListParagraph"/>
        <w:numPr>
          <w:ilvl w:val="0"/>
          <w:numId w:val="5"/>
        </w:numPr>
        <w:rPr>
          <w:lang w:val="fr-CA"/>
        </w:rPr>
      </w:pPr>
      <w:r>
        <w:rPr>
          <w:lang w:val="fr-CA"/>
        </w:rPr>
        <w:t xml:space="preserve">About </w:t>
      </w:r>
    </w:p>
    <w:p w14:paraId="401687D6" w14:textId="683DDA31" w:rsidR="00464021" w:rsidRDefault="00464021" w:rsidP="00464021">
      <w:pPr>
        <w:pStyle w:val="ListParagraph"/>
        <w:numPr>
          <w:ilvl w:val="0"/>
          <w:numId w:val="5"/>
        </w:numPr>
        <w:rPr>
          <w:lang w:val="fr-CA"/>
        </w:rPr>
      </w:pPr>
      <w:r>
        <w:rPr>
          <w:lang w:val="fr-CA"/>
        </w:rPr>
        <w:t>Stuff</w:t>
      </w:r>
    </w:p>
    <w:p w14:paraId="68951ABC" w14:textId="5D351C6C" w:rsidR="00464021" w:rsidRPr="00464021" w:rsidRDefault="00464021" w:rsidP="00464021">
      <w:pPr>
        <w:pStyle w:val="Heading4"/>
        <w:rPr>
          <w:lang w:val="fr-CA"/>
        </w:rPr>
      </w:pPr>
      <w:bookmarkStart w:id="16" w:name="_Nested_list"/>
      <w:bookmarkEnd w:id="16"/>
      <w:r>
        <w:rPr>
          <w:lang w:val="fr-CA"/>
        </w:rPr>
        <w:t>Nested list</w:t>
      </w:r>
    </w:p>
    <w:p w14:paraId="16ED584A" w14:textId="77777777" w:rsidR="00464021" w:rsidRDefault="00464021" w:rsidP="00464021">
      <w:pPr>
        <w:pStyle w:val="ListParagraph"/>
        <w:rPr>
          <w:lang w:val="fr-CA"/>
        </w:rPr>
      </w:pPr>
    </w:p>
    <w:p w14:paraId="711DD73E" w14:textId="6E21A9D7" w:rsidR="00464021" w:rsidRDefault="00464021" w:rsidP="00464021">
      <w:pPr>
        <w:pStyle w:val="ListParagraph"/>
        <w:numPr>
          <w:ilvl w:val="0"/>
          <w:numId w:val="6"/>
        </w:numPr>
        <w:rPr>
          <w:lang w:val="fr-CA"/>
        </w:rPr>
      </w:pPr>
      <w:r>
        <w:rPr>
          <w:lang w:val="fr-CA"/>
        </w:rPr>
        <w:t>List about stuff</w:t>
      </w:r>
    </w:p>
    <w:p w14:paraId="19031D24" w14:textId="759F705A" w:rsidR="00464021" w:rsidRDefault="00464021" w:rsidP="00464021">
      <w:pPr>
        <w:pStyle w:val="ListParagraph"/>
        <w:numPr>
          <w:ilvl w:val="1"/>
          <w:numId w:val="6"/>
        </w:numPr>
        <w:rPr>
          <w:lang w:val="fr-CA"/>
        </w:rPr>
      </w:pPr>
      <w:r>
        <w:rPr>
          <w:lang w:val="fr-CA"/>
        </w:rPr>
        <w:t>List about stuff stuff</w:t>
      </w:r>
    </w:p>
    <w:p w14:paraId="00325B08" w14:textId="481932E5" w:rsidR="00464021" w:rsidRDefault="00464021" w:rsidP="00464021">
      <w:pPr>
        <w:pStyle w:val="ListParagraph"/>
        <w:numPr>
          <w:ilvl w:val="1"/>
          <w:numId w:val="6"/>
        </w:numPr>
        <w:rPr>
          <w:lang w:val="fr-CA"/>
        </w:rPr>
      </w:pPr>
      <w:r>
        <w:rPr>
          <w:lang w:val="fr-CA"/>
        </w:rPr>
        <w:t>More stuff</w:t>
      </w:r>
    </w:p>
    <w:p w14:paraId="00C8F420" w14:textId="444C6A73" w:rsidR="00464021" w:rsidRDefault="00464021" w:rsidP="00464021">
      <w:pPr>
        <w:pStyle w:val="ListParagraph"/>
        <w:numPr>
          <w:ilvl w:val="1"/>
          <w:numId w:val="6"/>
        </w:numPr>
        <w:rPr>
          <w:lang w:val="fr-CA"/>
        </w:rPr>
      </w:pPr>
      <w:r>
        <w:rPr>
          <w:lang w:val="fr-CA"/>
        </w:rPr>
        <w:t>And stuff</w:t>
      </w:r>
    </w:p>
    <w:p w14:paraId="0CDE9529" w14:textId="2544009D" w:rsidR="00464021" w:rsidRDefault="00464021" w:rsidP="00464021">
      <w:pPr>
        <w:pStyle w:val="ListParagraph"/>
        <w:numPr>
          <w:ilvl w:val="0"/>
          <w:numId w:val="6"/>
        </w:numPr>
        <w:rPr>
          <w:lang w:val="fr-CA"/>
        </w:rPr>
      </w:pPr>
      <w:r>
        <w:rPr>
          <w:lang w:val="fr-CA"/>
        </w:rPr>
        <w:t>Less stuff</w:t>
      </w:r>
    </w:p>
    <w:p w14:paraId="51DE7C02" w14:textId="3952640E" w:rsidR="00464021" w:rsidRDefault="00464021" w:rsidP="00464021">
      <w:pPr>
        <w:pStyle w:val="ListParagraph"/>
        <w:numPr>
          <w:ilvl w:val="0"/>
          <w:numId w:val="6"/>
        </w:numPr>
        <w:rPr>
          <w:ins w:id="17" w:author="Lavoie3, Eric (SSC/SPC)" w:date="2026-09-03T12:59:00Z" w16du:dateUtc="2026-09-03T16:59:00Z"/>
          <w:lang w:val="fr-CA"/>
        </w:rPr>
      </w:pPr>
      <w:r>
        <w:rPr>
          <w:lang w:val="fr-CA"/>
        </w:rPr>
        <w:t>Medium stuff</w:t>
      </w:r>
    </w:p>
    <w:p w14:paraId="4C6FB3E3" w14:textId="65F377E8" w:rsidR="00E87CC0" w:rsidRDefault="00E87CC0" w:rsidP="00E87CC0">
      <w:pPr>
        <w:pStyle w:val="Heading2"/>
        <w:rPr>
          <w:ins w:id="18" w:author="Lavoie3, Eric (SSC/SPC)" w:date="2026-09-03T12:59:00Z" w16du:dateUtc="2026-09-03T16:59:00Z"/>
          <w:lang w:val="fr-CA"/>
        </w:rPr>
        <w:pPrChange w:id="19" w:author="Lavoie3, Eric (SSC/SPC)" w:date="2026-09-03T12:59:00Z" w16du:dateUtc="2026-09-03T16:59:00Z">
          <w:pPr/>
        </w:pPrChange>
      </w:pPr>
      <w:ins w:id="20" w:author="Lavoie3, Eric (SSC/SPC)" w:date="2026-09-03T12:59:00Z" w16du:dateUtc="2026-09-03T16:59:00Z">
        <w:r>
          <w:rPr>
            <w:lang w:val="fr-CA"/>
          </w:rPr>
          <w:t>Table</w:t>
        </w:r>
      </w:ins>
    </w:p>
    <w:tbl>
      <w:tblPr>
        <w:tblStyle w:val="TableGrid"/>
        <w:tblW w:w="0" w:type="auto"/>
        <w:tblLook w:val="04A0" w:firstRow="1" w:lastRow="0" w:firstColumn="1" w:lastColumn="0" w:noHBand="0" w:noVBand="1"/>
      </w:tblPr>
      <w:tblGrid>
        <w:gridCol w:w="2337"/>
        <w:gridCol w:w="2337"/>
        <w:gridCol w:w="2338"/>
        <w:gridCol w:w="2338"/>
      </w:tblGrid>
      <w:tr w:rsidR="00E87CC0" w14:paraId="0FCE599B" w14:textId="77777777" w:rsidTr="00E87CC0">
        <w:trPr>
          <w:ins w:id="21" w:author="Lavoie3, Eric (SSC/SPC)" w:date="2026-09-03T12:59:00Z" w16du:dateUtc="2026-09-03T16:59:00Z"/>
        </w:trPr>
        <w:tc>
          <w:tcPr>
            <w:tcW w:w="2337" w:type="dxa"/>
          </w:tcPr>
          <w:p w14:paraId="47B0BF2B" w14:textId="44B8B627" w:rsidR="00E87CC0" w:rsidRPr="00E87CC0" w:rsidRDefault="00E87CC0" w:rsidP="00E87CC0">
            <w:pPr>
              <w:rPr>
                <w:ins w:id="22" w:author="Lavoie3, Eric (SSC/SPC)" w:date="2026-09-03T12:59:00Z" w16du:dateUtc="2026-09-03T16:59:00Z"/>
                <w:b/>
                <w:bCs/>
                <w:lang w:val="fr-CA"/>
                <w:rPrChange w:id="23" w:author="Lavoie3, Eric (SSC/SPC)" w:date="2026-09-03T13:01:00Z" w16du:dateUtc="2026-09-03T17:01:00Z">
                  <w:rPr>
                    <w:ins w:id="24" w:author="Lavoie3, Eric (SSC/SPC)" w:date="2026-09-03T12:59:00Z" w16du:dateUtc="2026-09-03T16:59:00Z"/>
                    <w:lang w:val="fr-CA"/>
                  </w:rPr>
                </w:rPrChange>
              </w:rPr>
            </w:pPr>
            <w:ins w:id="25" w:author="Lavoie3, Eric (SSC/SPC)" w:date="2026-09-03T12:59:00Z" w16du:dateUtc="2026-09-03T16:59:00Z">
              <w:r w:rsidRPr="00E87CC0">
                <w:rPr>
                  <w:b/>
                  <w:bCs/>
                  <w:lang w:val="fr-CA"/>
                  <w:rPrChange w:id="26" w:author="Lavoie3, Eric (SSC/SPC)" w:date="2026-09-03T13:01:00Z" w16du:dateUtc="2026-09-03T17:01:00Z">
                    <w:rPr>
                      <w:lang w:val="fr-CA"/>
                    </w:rPr>
                  </w:rPrChange>
                </w:rPr>
                <w:t>Heading 1</w:t>
              </w:r>
            </w:ins>
          </w:p>
        </w:tc>
        <w:tc>
          <w:tcPr>
            <w:tcW w:w="2337" w:type="dxa"/>
          </w:tcPr>
          <w:p w14:paraId="62A2B67A" w14:textId="0282A726" w:rsidR="00E87CC0" w:rsidRPr="00E87CC0" w:rsidRDefault="00E87CC0" w:rsidP="00E87CC0">
            <w:pPr>
              <w:rPr>
                <w:ins w:id="27" w:author="Lavoie3, Eric (SSC/SPC)" w:date="2026-09-03T12:59:00Z" w16du:dateUtc="2026-09-03T16:59:00Z"/>
                <w:b/>
                <w:bCs/>
                <w:lang w:val="fr-CA"/>
                <w:rPrChange w:id="28" w:author="Lavoie3, Eric (SSC/SPC)" w:date="2026-09-03T13:01:00Z" w16du:dateUtc="2026-09-03T17:01:00Z">
                  <w:rPr>
                    <w:ins w:id="29" w:author="Lavoie3, Eric (SSC/SPC)" w:date="2026-09-03T12:59:00Z" w16du:dateUtc="2026-09-03T16:59:00Z"/>
                    <w:lang w:val="fr-CA"/>
                  </w:rPr>
                </w:rPrChange>
              </w:rPr>
            </w:pPr>
            <w:ins w:id="30" w:author="Lavoie3, Eric (SSC/SPC)" w:date="2026-09-03T13:00:00Z" w16du:dateUtc="2026-09-03T17:00:00Z">
              <w:r w:rsidRPr="00E87CC0">
                <w:rPr>
                  <w:b/>
                  <w:bCs/>
                  <w:lang w:val="fr-CA"/>
                  <w:rPrChange w:id="31" w:author="Lavoie3, Eric (SSC/SPC)" w:date="2026-09-03T13:01:00Z" w16du:dateUtc="2026-09-03T17:01:00Z">
                    <w:rPr>
                      <w:lang w:val="fr-CA"/>
                    </w:rPr>
                  </w:rPrChange>
                </w:rPr>
                <w:t xml:space="preserve">Heading </w:t>
              </w:r>
              <w:r w:rsidRPr="00E87CC0">
                <w:rPr>
                  <w:b/>
                  <w:bCs/>
                  <w:lang w:val="fr-CA"/>
                  <w:rPrChange w:id="32" w:author="Lavoie3, Eric (SSC/SPC)" w:date="2026-09-03T13:01:00Z" w16du:dateUtc="2026-09-03T17:01:00Z">
                    <w:rPr>
                      <w:lang w:val="fr-CA"/>
                    </w:rPr>
                  </w:rPrChange>
                </w:rPr>
                <w:t>2</w:t>
              </w:r>
            </w:ins>
          </w:p>
        </w:tc>
        <w:tc>
          <w:tcPr>
            <w:tcW w:w="2338" w:type="dxa"/>
          </w:tcPr>
          <w:p w14:paraId="173F48B4" w14:textId="6CA6A939" w:rsidR="00E87CC0" w:rsidRPr="00E87CC0" w:rsidRDefault="00E87CC0" w:rsidP="00E87CC0">
            <w:pPr>
              <w:rPr>
                <w:ins w:id="33" w:author="Lavoie3, Eric (SSC/SPC)" w:date="2026-09-03T12:59:00Z" w16du:dateUtc="2026-09-03T16:59:00Z"/>
                <w:b/>
                <w:bCs/>
                <w:lang w:val="fr-CA"/>
                <w:rPrChange w:id="34" w:author="Lavoie3, Eric (SSC/SPC)" w:date="2026-09-03T13:01:00Z" w16du:dateUtc="2026-09-03T17:01:00Z">
                  <w:rPr>
                    <w:ins w:id="35" w:author="Lavoie3, Eric (SSC/SPC)" w:date="2026-09-03T12:59:00Z" w16du:dateUtc="2026-09-03T16:59:00Z"/>
                    <w:lang w:val="fr-CA"/>
                  </w:rPr>
                </w:rPrChange>
              </w:rPr>
            </w:pPr>
            <w:ins w:id="36" w:author="Lavoie3, Eric (SSC/SPC)" w:date="2026-09-03T13:00:00Z" w16du:dateUtc="2026-09-03T17:00:00Z">
              <w:r w:rsidRPr="00E87CC0">
                <w:rPr>
                  <w:b/>
                  <w:bCs/>
                  <w:lang w:val="fr-CA"/>
                  <w:rPrChange w:id="37" w:author="Lavoie3, Eric (SSC/SPC)" w:date="2026-09-03T13:01:00Z" w16du:dateUtc="2026-09-03T17:01:00Z">
                    <w:rPr>
                      <w:lang w:val="fr-CA"/>
                    </w:rPr>
                  </w:rPrChange>
                </w:rPr>
                <w:t xml:space="preserve">Heading </w:t>
              </w:r>
              <w:r w:rsidRPr="00E87CC0">
                <w:rPr>
                  <w:b/>
                  <w:bCs/>
                  <w:lang w:val="fr-CA"/>
                  <w:rPrChange w:id="38" w:author="Lavoie3, Eric (SSC/SPC)" w:date="2026-09-03T13:01:00Z" w16du:dateUtc="2026-09-03T17:01:00Z">
                    <w:rPr>
                      <w:lang w:val="fr-CA"/>
                    </w:rPr>
                  </w:rPrChange>
                </w:rPr>
                <w:t>3</w:t>
              </w:r>
            </w:ins>
          </w:p>
        </w:tc>
        <w:tc>
          <w:tcPr>
            <w:tcW w:w="2338" w:type="dxa"/>
          </w:tcPr>
          <w:p w14:paraId="71D4E7D2" w14:textId="6F3E0D87" w:rsidR="00E87CC0" w:rsidRPr="00E87CC0" w:rsidRDefault="00E87CC0" w:rsidP="00E87CC0">
            <w:pPr>
              <w:rPr>
                <w:ins w:id="39" w:author="Lavoie3, Eric (SSC/SPC)" w:date="2026-09-03T12:59:00Z" w16du:dateUtc="2026-09-03T16:59:00Z"/>
                <w:b/>
                <w:bCs/>
                <w:lang w:val="fr-CA"/>
                <w:rPrChange w:id="40" w:author="Lavoie3, Eric (SSC/SPC)" w:date="2026-09-03T13:01:00Z" w16du:dateUtc="2026-09-03T17:01:00Z">
                  <w:rPr>
                    <w:ins w:id="41" w:author="Lavoie3, Eric (SSC/SPC)" w:date="2026-09-03T12:59:00Z" w16du:dateUtc="2026-09-03T16:59:00Z"/>
                    <w:lang w:val="fr-CA"/>
                  </w:rPr>
                </w:rPrChange>
              </w:rPr>
            </w:pPr>
            <w:ins w:id="42" w:author="Lavoie3, Eric (SSC/SPC)" w:date="2026-09-03T13:00:00Z" w16du:dateUtc="2026-09-03T17:00:00Z">
              <w:r w:rsidRPr="00E87CC0">
                <w:rPr>
                  <w:b/>
                  <w:bCs/>
                  <w:lang w:val="fr-CA"/>
                  <w:rPrChange w:id="43" w:author="Lavoie3, Eric (SSC/SPC)" w:date="2026-09-03T13:01:00Z" w16du:dateUtc="2026-09-03T17:01:00Z">
                    <w:rPr>
                      <w:lang w:val="fr-CA"/>
                    </w:rPr>
                  </w:rPrChange>
                </w:rPr>
                <w:t xml:space="preserve">Heading </w:t>
              </w:r>
              <w:r w:rsidRPr="00E87CC0">
                <w:rPr>
                  <w:b/>
                  <w:bCs/>
                  <w:lang w:val="fr-CA"/>
                  <w:rPrChange w:id="44" w:author="Lavoie3, Eric (SSC/SPC)" w:date="2026-09-03T13:01:00Z" w16du:dateUtc="2026-09-03T17:01:00Z">
                    <w:rPr>
                      <w:lang w:val="fr-CA"/>
                    </w:rPr>
                  </w:rPrChange>
                </w:rPr>
                <w:t>4</w:t>
              </w:r>
            </w:ins>
          </w:p>
        </w:tc>
      </w:tr>
      <w:tr w:rsidR="00E87CC0" w14:paraId="3C98A406" w14:textId="77777777" w:rsidTr="00E87CC0">
        <w:trPr>
          <w:ins w:id="45" w:author="Lavoie3, Eric (SSC/SPC)" w:date="2026-09-03T12:59:00Z" w16du:dateUtc="2026-09-03T16:59:00Z"/>
        </w:trPr>
        <w:tc>
          <w:tcPr>
            <w:tcW w:w="2337" w:type="dxa"/>
          </w:tcPr>
          <w:p w14:paraId="7A503B97" w14:textId="4F698588" w:rsidR="00E87CC0" w:rsidRDefault="00E87CC0" w:rsidP="00E87CC0">
            <w:pPr>
              <w:rPr>
                <w:ins w:id="46" w:author="Lavoie3, Eric (SSC/SPC)" w:date="2026-09-03T12:59:00Z" w16du:dateUtc="2026-09-03T16:59:00Z"/>
                <w:lang w:val="fr-CA"/>
              </w:rPr>
            </w:pPr>
            <w:ins w:id="47" w:author="Lavoie3, Eric (SSC/SPC)" w:date="2026-09-03T13:01:00Z" w16du:dateUtc="2026-09-03T17:01:00Z">
              <w:r>
                <w:rPr>
                  <w:lang w:val="fr-CA"/>
                </w:rPr>
                <w:t>Cell</w:t>
              </w:r>
            </w:ins>
          </w:p>
        </w:tc>
        <w:tc>
          <w:tcPr>
            <w:tcW w:w="2337" w:type="dxa"/>
          </w:tcPr>
          <w:p w14:paraId="730AF71B" w14:textId="58A645D6" w:rsidR="00E87CC0" w:rsidRDefault="00E87CC0" w:rsidP="00E87CC0">
            <w:pPr>
              <w:rPr>
                <w:ins w:id="48" w:author="Lavoie3, Eric (SSC/SPC)" w:date="2026-09-03T12:59:00Z" w16du:dateUtc="2026-09-03T16:59:00Z"/>
                <w:lang w:val="fr-CA"/>
              </w:rPr>
            </w:pPr>
            <w:ins w:id="49" w:author="Lavoie3, Eric (SSC/SPC)" w:date="2026-09-03T13:01:00Z" w16du:dateUtc="2026-09-03T17:01:00Z">
              <w:r>
                <w:rPr>
                  <w:lang w:val="fr-CA"/>
                </w:rPr>
                <w:t>Cell</w:t>
              </w:r>
            </w:ins>
          </w:p>
        </w:tc>
        <w:tc>
          <w:tcPr>
            <w:tcW w:w="2338" w:type="dxa"/>
          </w:tcPr>
          <w:p w14:paraId="06B6AC57" w14:textId="3343538A" w:rsidR="00E87CC0" w:rsidRDefault="00E87CC0" w:rsidP="00E87CC0">
            <w:pPr>
              <w:rPr>
                <w:ins w:id="50" w:author="Lavoie3, Eric (SSC/SPC)" w:date="2026-09-03T12:59:00Z" w16du:dateUtc="2026-09-03T16:59:00Z"/>
                <w:lang w:val="fr-CA"/>
              </w:rPr>
            </w:pPr>
            <w:ins w:id="51" w:author="Lavoie3, Eric (SSC/SPC)" w:date="2026-09-03T13:01:00Z" w16du:dateUtc="2026-09-03T17:01:00Z">
              <w:r>
                <w:rPr>
                  <w:lang w:val="fr-CA"/>
                </w:rPr>
                <w:t>Cell</w:t>
              </w:r>
            </w:ins>
          </w:p>
        </w:tc>
        <w:tc>
          <w:tcPr>
            <w:tcW w:w="2338" w:type="dxa"/>
          </w:tcPr>
          <w:p w14:paraId="28FE3DE1" w14:textId="1DDF8FFB" w:rsidR="00E87CC0" w:rsidRDefault="00E87CC0" w:rsidP="00E87CC0">
            <w:pPr>
              <w:rPr>
                <w:ins w:id="52" w:author="Lavoie3, Eric (SSC/SPC)" w:date="2026-09-03T12:59:00Z" w16du:dateUtc="2026-09-03T16:59:00Z"/>
                <w:lang w:val="fr-CA"/>
              </w:rPr>
            </w:pPr>
            <w:ins w:id="53" w:author="Lavoie3, Eric (SSC/SPC)" w:date="2026-09-03T13:01:00Z" w16du:dateUtc="2026-09-03T17:01:00Z">
              <w:r>
                <w:rPr>
                  <w:lang w:val="fr-CA"/>
                </w:rPr>
                <w:t>Cell</w:t>
              </w:r>
            </w:ins>
          </w:p>
        </w:tc>
      </w:tr>
      <w:tr w:rsidR="00E87CC0" w14:paraId="6420B52E" w14:textId="77777777" w:rsidTr="00E87CC0">
        <w:trPr>
          <w:ins w:id="54" w:author="Lavoie3, Eric (SSC/SPC)" w:date="2026-09-03T12:59:00Z" w16du:dateUtc="2026-09-03T16:59:00Z"/>
        </w:trPr>
        <w:tc>
          <w:tcPr>
            <w:tcW w:w="2337" w:type="dxa"/>
          </w:tcPr>
          <w:p w14:paraId="46D9585D" w14:textId="2B83E764" w:rsidR="00E87CC0" w:rsidRDefault="00E87CC0" w:rsidP="00E87CC0">
            <w:pPr>
              <w:rPr>
                <w:ins w:id="55" w:author="Lavoie3, Eric (SSC/SPC)" w:date="2026-09-03T12:59:00Z" w16du:dateUtc="2026-09-03T16:59:00Z"/>
                <w:lang w:val="fr-CA"/>
              </w:rPr>
            </w:pPr>
            <w:ins w:id="56" w:author="Lavoie3, Eric (SSC/SPC)" w:date="2026-09-03T13:01:00Z" w16du:dateUtc="2026-09-03T17:01:00Z">
              <w:r>
                <w:rPr>
                  <w:lang w:val="fr-CA"/>
                </w:rPr>
                <w:t>Cell</w:t>
              </w:r>
            </w:ins>
          </w:p>
        </w:tc>
        <w:tc>
          <w:tcPr>
            <w:tcW w:w="2337" w:type="dxa"/>
          </w:tcPr>
          <w:p w14:paraId="1B1FCDFD" w14:textId="29589024" w:rsidR="00E87CC0" w:rsidRDefault="00E87CC0" w:rsidP="00E87CC0">
            <w:pPr>
              <w:rPr>
                <w:ins w:id="57" w:author="Lavoie3, Eric (SSC/SPC)" w:date="2026-09-03T12:59:00Z" w16du:dateUtc="2026-09-03T16:59:00Z"/>
                <w:lang w:val="fr-CA"/>
              </w:rPr>
            </w:pPr>
            <w:ins w:id="58" w:author="Lavoie3, Eric (SSC/SPC)" w:date="2026-09-03T13:01:00Z" w16du:dateUtc="2026-09-03T17:01:00Z">
              <w:r>
                <w:rPr>
                  <w:lang w:val="fr-CA"/>
                </w:rPr>
                <w:t>Cell</w:t>
              </w:r>
            </w:ins>
          </w:p>
        </w:tc>
        <w:tc>
          <w:tcPr>
            <w:tcW w:w="2338" w:type="dxa"/>
          </w:tcPr>
          <w:p w14:paraId="2E2E3376" w14:textId="6CF861C8" w:rsidR="00E87CC0" w:rsidRDefault="00E87CC0" w:rsidP="00E87CC0">
            <w:pPr>
              <w:rPr>
                <w:ins w:id="59" w:author="Lavoie3, Eric (SSC/SPC)" w:date="2026-09-03T12:59:00Z" w16du:dateUtc="2026-09-03T16:59:00Z"/>
                <w:lang w:val="fr-CA"/>
              </w:rPr>
            </w:pPr>
            <w:ins w:id="60" w:author="Lavoie3, Eric (SSC/SPC)" w:date="2026-09-03T13:01:00Z" w16du:dateUtc="2026-09-03T17:01:00Z">
              <w:r>
                <w:rPr>
                  <w:lang w:val="fr-CA"/>
                </w:rPr>
                <w:t>Cell</w:t>
              </w:r>
            </w:ins>
          </w:p>
        </w:tc>
        <w:tc>
          <w:tcPr>
            <w:tcW w:w="2338" w:type="dxa"/>
          </w:tcPr>
          <w:p w14:paraId="3D78F375" w14:textId="0BB7A1CF" w:rsidR="00E87CC0" w:rsidRDefault="00E87CC0" w:rsidP="00E87CC0">
            <w:pPr>
              <w:rPr>
                <w:ins w:id="61" w:author="Lavoie3, Eric (SSC/SPC)" w:date="2026-09-03T12:59:00Z" w16du:dateUtc="2026-09-03T16:59:00Z"/>
                <w:lang w:val="fr-CA"/>
              </w:rPr>
            </w:pPr>
            <w:ins w:id="62" w:author="Lavoie3, Eric (SSC/SPC)" w:date="2026-09-03T13:01:00Z" w16du:dateUtc="2026-09-03T17:01:00Z">
              <w:r>
                <w:rPr>
                  <w:lang w:val="fr-CA"/>
                </w:rPr>
                <w:t>Cell</w:t>
              </w:r>
            </w:ins>
          </w:p>
        </w:tc>
      </w:tr>
    </w:tbl>
    <w:p w14:paraId="2D62F97E" w14:textId="77777777" w:rsidR="00E87CC0" w:rsidRPr="00E87CC0" w:rsidRDefault="00E87CC0" w:rsidP="00E87CC0">
      <w:pPr>
        <w:rPr>
          <w:lang w:val="fr-CA"/>
        </w:rPr>
        <w:pPrChange w:id="63" w:author="Lavoie3, Eric (SSC/SPC)" w:date="2026-09-03T12:59:00Z" w16du:dateUtc="2026-09-03T16:59:00Z">
          <w:pPr>
            <w:pStyle w:val="ListParagraph"/>
            <w:numPr>
              <w:numId w:val="6"/>
            </w:numPr>
            <w:ind w:hanging="360"/>
          </w:pPr>
        </w:pPrChange>
      </w:pPr>
    </w:p>
    <w:sectPr w:rsidR="00E87CC0" w:rsidRPr="00E87CC0">
      <w:headerReference w:type="even" r:id="rId14"/>
      <w:headerReference w:type="default" r:id="rId15"/>
      <w:headerReference w:type="first" r:id="rId16"/>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Lavoie3, Eric (SSC/SPC)" w:date="2026-09-03T12:58:00Z" w:initials="EL">
    <w:p w14:paraId="7F224420" w14:textId="77777777" w:rsidR="00464021" w:rsidRDefault="00464021" w:rsidP="00464021">
      <w:pPr>
        <w:pStyle w:val="CommentText"/>
      </w:pPr>
      <w:r>
        <w:rPr>
          <w:rStyle w:val="CommentReference"/>
        </w:rPr>
        <w:annotationRef/>
      </w:r>
      <w:r>
        <w:t>This is a comment</w:t>
      </w:r>
    </w:p>
  </w:comment>
  <w:comment w:id="10" w:author="Lavoie3, Eric (SSC/SPC)" w:date="2026-09-03T12:58:00Z" w:initials="EL">
    <w:p w14:paraId="563C1414" w14:textId="77777777" w:rsidR="00464021" w:rsidRDefault="00464021" w:rsidP="00464021">
      <w:pPr>
        <w:pStyle w:val="CommentText"/>
      </w:pPr>
      <w:r>
        <w:rPr>
          <w:rStyle w:val="CommentReference"/>
        </w:rPr>
        <w:annotationRef/>
      </w:r>
      <w:r>
        <w:rPr>
          <w:color w:val="000000"/>
        </w:rPr>
        <w:t>I approve this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224420" w15:done="0"/>
  <w15:commentEx w15:paraId="563C1414" w15:paraIdParent="7F2244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2B1A9E" w16cex:dateUtc="2026-09-03T16:58:00Z"/>
  <w16cex:commentExtensible w16cex:durableId="31C331F3" w16cex:dateUtc="2026-09-03T16: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224420" w16cid:durableId="422B1A9E"/>
  <w16cid:commentId w16cid:paraId="563C1414" w16cid:durableId="31C331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78178" w14:textId="77777777" w:rsidR="00855630" w:rsidRDefault="00855630" w:rsidP="00596976">
      <w:pPr>
        <w:spacing w:after="0" w:line="240" w:lineRule="auto"/>
      </w:pPr>
      <w:r>
        <w:separator/>
      </w:r>
    </w:p>
  </w:endnote>
  <w:endnote w:type="continuationSeparator" w:id="0">
    <w:p w14:paraId="6F300F57" w14:textId="77777777" w:rsidR="00855630" w:rsidRDefault="00855630" w:rsidP="00596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B2C4C" w14:textId="77777777" w:rsidR="00855630" w:rsidRDefault="00855630" w:rsidP="00596976">
      <w:pPr>
        <w:spacing w:after="0" w:line="240" w:lineRule="auto"/>
      </w:pPr>
      <w:r>
        <w:separator/>
      </w:r>
    </w:p>
  </w:footnote>
  <w:footnote w:type="continuationSeparator" w:id="0">
    <w:p w14:paraId="39DDCEEC" w14:textId="77777777" w:rsidR="00855630" w:rsidRDefault="00855630" w:rsidP="00596976">
      <w:pPr>
        <w:spacing w:after="0" w:line="240" w:lineRule="auto"/>
      </w:pPr>
      <w:r>
        <w:continuationSeparator/>
      </w:r>
    </w:p>
  </w:footnote>
  <w:footnote w:id="1">
    <w:p w14:paraId="19BCC1ED" w14:textId="4FA598D7" w:rsidR="00E87CC0" w:rsidRDefault="00E87CC0">
      <w:pPr>
        <w:pStyle w:val="FootnoteText"/>
      </w:pPr>
      <w:ins w:id="1" w:author="Lavoie3, Eric (SSC/SPC)" w:date="2026-09-03T13:07:00Z" w16du:dateUtc="2026-09-03T17:07:00Z">
        <w:r>
          <w:rPr>
            <w:rStyle w:val="FootnoteReference"/>
          </w:rPr>
          <w:footnoteRef/>
        </w:r>
        <w:r>
          <w:t xml:space="preserve"> This is a footnote</w:t>
        </w:r>
      </w:ins>
    </w:p>
  </w:footnote>
  <w:footnote w:id="2">
    <w:p w14:paraId="3838095A" w14:textId="4B9B038E" w:rsidR="00E87CC0" w:rsidRDefault="00E87CC0">
      <w:pPr>
        <w:pStyle w:val="FootnoteText"/>
      </w:pPr>
      <w:ins w:id="6" w:author="Lavoie3, Eric (SSC/SPC)" w:date="2026-09-03T13:08:00Z" w16du:dateUtc="2026-09-03T17:08:00Z">
        <w:r>
          <w:rPr>
            <w:rStyle w:val="FootnoteReference"/>
          </w:rPr>
          <w:footnoteRef/>
        </w:r>
        <w:r>
          <w:t xml:space="preserve"> This is another footnote</w:t>
        </w:r>
      </w:ins>
    </w:p>
  </w:footnote>
  <w:footnote w:id="3">
    <w:p w14:paraId="38CC50E5" w14:textId="3ED72D80" w:rsidR="00E87CC0" w:rsidRDefault="00E87CC0">
      <w:pPr>
        <w:pStyle w:val="FootnoteText"/>
      </w:pPr>
      <w:ins w:id="14" w:author="Lavoie3, Eric (SSC/SPC)" w:date="2026-09-03T13:08:00Z" w16du:dateUtc="2026-09-03T17:08:00Z">
        <w:r>
          <w:rPr>
            <w:rStyle w:val="FootnoteReference"/>
          </w:rPr>
          <w:footnoteRef/>
        </w:r>
        <w:r>
          <w:t xml:space="preserve"> Footnote tres</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FEF7" w14:textId="59417254" w:rsidR="00596976" w:rsidRDefault="00596976">
    <w:pPr>
      <w:pStyle w:val="Header"/>
    </w:pPr>
    <w:r>
      <w:rPr>
        <w:noProof/>
        <w14:ligatures w14:val="standardContextual"/>
      </w:rPr>
      <mc:AlternateContent>
        <mc:Choice Requires="wps">
          <w:drawing>
            <wp:anchor distT="0" distB="0" distL="0" distR="0" simplePos="0" relativeHeight="251659264" behindDoc="0" locked="0" layoutInCell="1" allowOverlap="1" wp14:anchorId="3ECBEB24" wp14:editId="66E05F71">
              <wp:simplePos x="635" y="635"/>
              <wp:positionH relativeFrom="page">
                <wp:align>right</wp:align>
              </wp:positionH>
              <wp:positionV relativeFrom="page">
                <wp:align>top</wp:align>
              </wp:positionV>
              <wp:extent cx="2032635" cy="391160"/>
              <wp:effectExtent l="0" t="0" r="0" b="8890"/>
              <wp:wrapNone/>
              <wp:docPr id="1337042005"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32635" cy="391160"/>
                      </a:xfrm>
                      <a:prstGeom prst="rect">
                        <a:avLst/>
                      </a:prstGeom>
                      <a:noFill/>
                      <a:ln>
                        <a:noFill/>
                      </a:ln>
                    </wps:spPr>
                    <wps:txbx>
                      <w:txbxContent>
                        <w:p w14:paraId="7286C4CB" w14:textId="3738A2A6" w:rsidR="00596976" w:rsidRPr="00596976" w:rsidRDefault="00596976" w:rsidP="00596976">
                          <w:pPr>
                            <w:spacing w:after="0"/>
                            <w:rPr>
                              <w:rFonts w:ascii="Aptos" w:eastAsia="Aptos" w:hAnsi="Aptos" w:cs="Aptos"/>
                              <w:noProof/>
                              <w:color w:val="000000"/>
                              <w:szCs w:val="24"/>
                            </w:rPr>
                          </w:pPr>
                          <w:r w:rsidRPr="00596976">
                            <w:rPr>
                              <w:rFonts w:ascii="Aptos" w:eastAsia="Aptos" w:hAnsi="Aptos" w:cs="Aptos"/>
                              <w:noProof/>
                              <w:color w:val="000000"/>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ECBEB24" id="_x0000_t202" coordsize="21600,21600" o:spt="202" path="m,l,21600r21600,l21600,xe">
              <v:stroke joinstyle="miter"/>
              <v:path gradientshapeok="t" o:connecttype="rect"/>
            </v:shapetype>
            <v:shape id="Text Box 2" o:spid="_x0000_s1026" type="#_x0000_t202" alt="Unclassified | Non classifié" style="position:absolute;margin-left:108.85pt;margin-top:0;width:160.05pt;height:30.8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" filled="f" stroked="f">
              <v:fill o:detectmouseclick="t"/>
              <v:textbox style="mso-fit-shape-to-text:t" inset="0,15pt,20pt,0">
                <w:txbxContent>
                  <w:p w14:paraId="7286C4CB" w14:textId="3738A2A6" w:rsidR="00596976" w:rsidRPr="00596976" w:rsidRDefault="00596976" w:rsidP="00596976">
                    <w:pPr>
                      <w:spacing w:after="0"/>
                      <w:rPr>
                        <w:rFonts w:ascii="Aptos" w:eastAsia="Aptos" w:hAnsi="Aptos" w:cs="Aptos"/>
                        <w:noProof/>
                        <w:color w:val="000000"/>
                        <w:szCs w:val="24"/>
                      </w:rPr>
                    </w:pPr>
                    <w:r w:rsidRPr="00596976">
                      <w:rPr>
                        <w:rFonts w:ascii="Aptos" w:eastAsia="Aptos" w:hAnsi="Aptos" w:cs="Aptos"/>
                        <w:noProof/>
                        <w:color w:val="000000"/>
                        <w:szCs w:val="24"/>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0943F" w14:textId="303761E5" w:rsidR="00596976" w:rsidRDefault="00596976">
    <w:pPr>
      <w:pStyle w:val="Header"/>
    </w:pPr>
    <w:r>
      <w:rPr>
        <w:noProof/>
        <w14:ligatures w14:val="standardContextual"/>
      </w:rPr>
      <mc:AlternateContent>
        <mc:Choice Requires="wps">
          <w:drawing>
            <wp:anchor distT="0" distB="0" distL="0" distR="0" simplePos="0" relativeHeight="251660288" behindDoc="0" locked="0" layoutInCell="1" allowOverlap="1" wp14:anchorId="57B35D3D" wp14:editId="5FDD9782">
              <wp:simplePos x="914400" y="448574"/>
              <wp:positionH relativeFrom="page">
                <wp:align>right</wp:align>
              </wp:positionH>
              <wp:positionV relativeFrom="page">
                <wp:align>top</wp:align>
              </wp:positionV>
              <wp:extent cx="2032635" cy="391160"/>
              <wp:effectExtent l="0" t="0" r="0" b="8890"/>
              <wp:wrapNone/>
              <wp:docPr id="1215002394" name="Text Box 3"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32635" cy="391160"/>
                      </a:xfrm>
                      <a:prstGeom prst="rect">
                        <a:avLst/>
                      </a:prstGeom>
                      <a:noFill/>
                      <a:ln>
                        <a:noFill/>
                      </a:ln>
                    </wps:spPr>
                    <wps:txbx>
                      <w:txbxContent>
                        <w:p w14:paraId="799F668E" w14:textId="732E5017" w:rsidR="00596976" w:rsidRPr="00596976" w:rsidRDefault="00596976" w:rsidP="00596976">
                          <w:pPr>
                            <w:spacing w:after="0"/>
                            <w:rPr>
                              <w:rFonts w:ascii="Aptos" w:eastAsia="Aptos" w:hAnsi="Aptos" w:cs="Aptos"/>
                              <w:noProof/>
                              <w:color w:val="000000"/>
                              <w:szCs w:val="24"/>
                            </w:rPr>
                          </w:pPr>
                          <w:r w:rsidRPr="00596976">
                            <w:rPr>
                              <w:rFonts w:ascii="Aptos" w:eastAsia="Aptos" w:hAnsi="Aptos" w:cs="Aptos"/>
                              <w:noProof/>
                              <w:color w:val="000000"/>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7B35D3D" id="_x0000_t202" coordsize="21600,21600" o:spt="202" path="m,l,21600r21600,l21600,xe">
              <v:stroke joinstyle="miter"/>
              <v:path gradientshapeok="t" o:connecttype="rect"/>
            </v:shapetype>
            <v:shape id="Text Box 3" o:spid="_x0000_s1027" type="#_x0000_t202" alt="Unclassified | Non classifié" style="position:absolute;margin-left:108.85pt;margin-top:0;width:160.05pt;height:30.8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" filled="f" stroked="f">
              <v:fill o:detectmouseclick="t"/>
              <v:textbox style="mso-fit-shape-to-text:t" inset="0,15pt,20pt,0">
                <w:txbxContent>
                  <w:p w14:paraId="799F668E" w14:textId="732E5017" w:rsidR="00596976" w:rsidRPr="00596976" w:rsidRDefault="00596976" w:rsidP="00596976">
                    <w:pPr>
                      <w:spacing w:after="0"/>
                      <w:rPr>
                        <w:rFonts w:ascii="Aptos" w:eastAsia="Aptos" w:hAnsi="Aptos" w:cs="Aptos"/>
                        <w:noProof/>
                        <w:color w:val="000000"/>
                        <w:szCs w:val="24"/>
                      </w:rPr>
                    </w:pPr>
                    <w:r w:rsidRPr="00596976">
                      <w:rPr>
                        <w:rFonts w:ascii="Aptos" w:eastAsia="Aptos" w:hAnsi="Aptos" w:cs="Aptos"/>
                        <w:noProof/>
                        <w:color w:val="000000"/>
                        <w:szCs w:val="24"/>
                      </w:rPr>
                      <w:t>Unclassified | Non 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18220" w14:textId="26C6BE26" w:rsidR="00596976" w:rsidRDefault="00596976">
    <w:pPr>
      <w:pStyle w:val="Header"/>
    </w:pPr>
    <w:r>
      <w:rPr>
        <w:noProof/>
        <w14:ligatures w14:val="standardContextual"/>
      </w:rPr>
      <mc:AlternateContent>
        <mc:Choice Requires="wps">
          <w:drawing>
            <wp:anchor distT="0" distB="0" distL="0" distR="0" simplePos="0" relativeHeight="251658240" behindDoc="0" locked="0" layoutInCell="1" allowOverlap="1" wp14:anchorId="31797DA4" wp14:editId="1729D1E0">
              <wp:simplePos x="635" y="635"/>
              <wp:positionH relativeFrom="page">
                <wp:align>right</wp:align>
              </wp:positionH>
              <wp:positionV relativeFrom="page">
                <wp:align>top</wp:align>
              </wp:positionV>
              <wp:extent cx="2032635" cy="391160"/>
              <wp:effectExtent l="0" t="0" r="0" b="8890"/>
              <wp:wrapNone/>
              <wp:docPr id="548593586" name="Text Box 1"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32635" cy="391160"/>
                      </a:xfrm>
                      <a:prstGeom prst="rect">
                        <a:avLst/>
                      </a:prstGeom>
                      <a:noFill/>
                      <a:ln>
                        <a:noFill/>
                      </a:ln>
                    </wps:spPr>
                    <wps:txbx>
                      <w:txbxContent>
                        <w:p w14:paraId="1DBD55B0" w14:textId="038CF9E3" w:rsidR="00596976" w:rsidRPr="00596976" w:rsidRDefault="00596976" w:rsidP="00596976">
                          <w:pPr>
                            <w:spacing w:after="0"/>
                            <w:rPr>
                              <w:rFonts w:ascii="Aptos" w:eastAsia="Aptos" w:hAnsi="Aptos" w:cs="Aptos"/>
                              <w:noProof/>
                              <w:color w:val="000000"/>
                              <w:szCs w:val="24"/>
                            </w:rPr>
                          </w:pPr>
                          <w:r w:rsidRPr="00596976">
                            <w:rPr>
                              <w:rFonts w:ascii="Aptos" w:eastAsia="Aptos" w:hAnsi="Aptos" w:cs="Aptos"/>
                              <w:noProof/>
                              <w:color w:val="000000"/>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1797DA4" id="_x0000_t202" coordsize="21600,21600" o:spt="202" path="m,l,21600r21600,l21600,xe">
              <v:stroke joinstyle="miter"/>
              <v:path gradientshapeok="t" o:connecttype="rect"/>
            </v:shapetype>
            <v:shape id="Text Box 1" o:spid="_x0000_s1028" type="#_x0000_t202" alt="Unclassified | Non classifié" style="position:absolute;margin-left:108.85pt;margin-top:0;width:160.05pt;height:30.8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" filled="f" stroked="f">
              <v:fill o:detectmouseclick="t"/>
              <v:textbox style="mso-fit-shape-to-text:t" inset="0,15pt,20pt,0">
                <w:txbxContent>
                  <w:p w14:paraId="1DBD55B0" w14:textId="038CF9E3" w:rsidR="00596976" w:rsidRPr="00596976" w:rsidRDefault="00596976" w:rsidP="00596976">
                    <w:pPr>
                      <w:spacing w:after="0"/>
                      <w:rPr>
                        <w:rFonts w:ascii="Aptos" w:eastAsia="Aptos" w:hAnsi="Aptos" w:cs="Aptos"/>
                        <w:noProof/>
                        <w:color w:val="000000"/>
                        <w:szCs w:val="24"/>
                      </w:rPr>
                    </w:pPr>
                    <w:r w:rsidRPr="00596976">
                      <w:rPr>
                        <w:rFonts w:ascii="Aptos" w:eastAsia="Aptos" w:hAnsi="Aptos" w:cs="Aptos"/>
                        <w:noProof/>
                        <w:color w:val="000000"/>
                        <w:szCs w:val="24"/>
                      </w:rPr>
                      <w:t>Unclassified | Non 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155"/>
    <w:multiLevelType w:val="hybridMultilevel"/>
    <w:tmpl w:val="AD563FCC"/>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B0E1B95"/>
    <w:multiLevelType w:val="hybridMultilevel"/>
    <w:tmpl w:val="B56EC3A2"/>
    <w:lvl w:ilvl="0" w:tplc="7F042AFC">
      <w:numFmt w:val="bullet"/>
      <w:lvlText w:val="-"/>
      <w:lvlJc w:val="left"/>
      <w:pPr>
        <w:ind w:left="720" w:hanging="360"/>
      </w:pPr>
      <w:rPr>
        <w:rFonts w:ascii="Arial" w:eastAsiaTheme="minorHAnsi" w:hAnsi="Arial" w:cs="Aria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B431540"/>
    <w:multiLevelType w:val="multilevel"/>
    <w:tmpl w:val="55E21E4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84BC2"/>
    <w:multiLevelType w:val="hybridMultilevel"/>
    <w:tmpl w:val="3C6C6BB0"/>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99A03EA"/>
    <w:multiLevelType w:val="hybridMultilevel"/>
    <w:tmpl w:val="8E1C5602"/>
    <w:lvl w:ilvl="0" w:tplc="7F042AFC">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762C55FF"/>
    <w:multiLevelType w:val="multilevel"/>
    <w:tmpl w:val="C4A2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385812">
    <w:abstractNumId w:val="5"/>
  </w:num>
  <w:num w:numId="2" w16cid:durableId="1613979788">
    <w:abstractNumId w:val="2"/>
  </w:num>
  <w:num w:numId="3" w16cid:durableId="1061321760">
    <w:abstractNumId w:val="3"/>
  </w:num>
  <w:num w:numId="4" w16cid:durableId="722145569">
    <w:abstractNumId w:val="4"/>
  </w:num>
  <w:num w:numId="5" w16cid:durableId="659768919">
    <w:abstractNumId w:val="0"/>
  </w:num>
  <w:num w:numId="6" w16cid:durableId="162059868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voie3, Eric (SSC/SPC)">
    <w15:presenceInfo w15:providerId="AD" w15:userId="S::eric.lavoie3@ssc-spc.gc.ca::c15404c4-74ac-42b8-9986-5a68c72f87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976"/>
    <w:rsid w:val="00361645"/>
    <w:rsid w:val="00464021"/>
    <w:rsid w:val="00596976"/>
    <w:rsid w:val="00621C5A"/>
    <w:rsid w:val="006F61C6"/>
    <w:rsid w:val="0085279C"/>
    <w:rsid w:val="00855630"/>
    <w:rsid w:val="00892986"/>
    <w:rsid w:val="00962AC9"/>
    <w:rsid w:val="00B82E65"/>
    <w:rsid w:val="00CE72DA"/>
    <w:rsid w:val="00E87CC0"/>
    <w:rsid w:val="00EB070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EBDFF"/>
  <w15:chartTrackingRefBased/>
  <w15:docId w15:val="{2449C853-A6A8-40A7-9BA2-86D453ED1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976"/>
    <w:pPr>
      <w:spacing w:after="120"/>
    </w:pPr>
    <w:rPr>
      <w:rFonts w:ascii="Arial" w:hAnsi="Arial"/>
      <w:color w:val="000000" w:themeColor="text1"/>
      <w:kern w:val="0"/>
      <w:sz w:val="24"/>
      <w14:ligatures w14:val="none"/>
    </w:rPr>
  </w:style>
  <w:style w:type="paragraph" w:styleId="Heading1">
    <w:name w:val="heading 1"/>
    <w:basedOn w:val="Normal"/>
    <w:next w:val="Normal"/>
    <w:link w:val="Heading1Char"/>
    <w:uiPriority w:val="9"/>
    <w:qFormat/>
    <w:rsid w:val="005969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69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69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969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9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9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69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69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969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9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976"/>
    <w:rPr>
      <w:rFonts w:eastAsiaTheme="majorEastAsia" w:cstheme="majorBidi"/>
      <w:color w:val="272727" w:themeColor="text1" w:themeTint="D8"/>
    </w:rPr>
  </w:style>
  <w:style w:type="paragraph" w:styleId="Title">
    <w:name w:val="Title"/>
    <w:basedOn w:val="Normal"/>
    <w:next w:val="Normal"/>
    <w:link w:val="TitleChar"/>
    <w:uiPriority w:val="10"/>
    <w:qFormat/>
    <w:rsid w:val="00596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976"/>
    <w:pPr>
      <w:spacing w:before="160"/>
      <w:jc w:val="center"/>
    </w:pPr>
    <w:rPr>
      <w:i/>
      <w:iCs/>
      <w:color w:val="404040" w:themeColor="text1" w:themeTint="BF"/>
    </w:rPr>
  </w:style>
  <w:style w:type="character" w:customStyle="1" w:styleId="QuoteChar">
    <w:name w:val="Quote Char"/>
    <w:basedOn w:val="DefaultParagraphFont"/>
    <w:link w:val="Quote"/>
    <w:uiPriority w:val="29"/>
    <w:rsid w:val="00596976"/>
    <w:rPr>
      <w:i/>
      <w:iCs/>
      <w:color w:val="404040" w:themeColor="text1" w:themeTint="BF"/>
    </w:rPr>
  </w:style>
  <w:style w:type="paragraph" w:styleId="ListParagraph">
    <w:name w:val="List Paragraph"/>
    <w:basedOn w:val="Normal"/>
    <w:uiPriority w:val="34"/>
    <w:qFormat/>
    <w:rsid w:val="00596976"/>
    <w:pPr>
      <w:ind w:left="720"/>
      <w:contextualSpacing/>
    </w:pPr>
  </w:style>
  <w:style w:type="character" w:styleId="IntenseEmphasis">
    <w:name w:val="Intense Emphasis"/>
    <w:basedOn w:val="DefaultParagraphFont"/>
    <w:uiPriority w:val="21"/>
    <w:qFormat/>
    <w:rsid w:val="00596976"/>
    <w:rPr>
      <w:i/>
      <w:iCs/>
      <w:color w:val="0F4761" w:themeColor="accent1" w:themeShade="BF"/>
    </w:rPr>
  </w:style>
  <w:style w:type="paragraph" w:styleId="IntenseQuote">
    <w:name w:val="Intense Quote"/>
    <w:basedOn w:val="Normal"/>
    <w:next w:val="Normal"/>
    <w:link w:val="IntenseQuoteChar"/>
    <w:uiPriority w:val="30"/>
    <w:qFormat/>
    <w:rsid w:val="00596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976"/>
    <w:rPr>
      <w:i/>
      <w:iCs/>
      <w:color w:val="0F4761" w:themeColor="accent1" w:themeShade="BF"/>
    </w:rPr>
  </w:style>
  <w:style w:type="character" w:styleId="IntenseReference">
    <w:name w:val="Intense Reference"/>
    <w:basedOn w:val="DefaultParagraphFont"/>
    <w:uiPriority w:val="32"/>
    <w:qFormat/>
    <w:rsid w:val="00596976"/>
    <w:rPr>
      <w:b/>
      <w:bCs/>
      <w:smallCaps/>
      <w:color w:val="0F4761" w:themeColor="accent1" w:themeShade="BF"/>
      <w:spacing w:val="5"/>
    </w:rPr>
  </w:style>
  <w:style w:type="character" w:styleId="Hyperlink">
    <w:name w:val="Hyperlink"/>
    <w:basedOn w:val="DefaultParagraphFont"/>
    <w:uiPriority w:val="99"/>
    <w:unhideWhenUsed/>
    <w:rsid w:val="00596976"/>
    <w:rPr>
      <w:color w:val="467886" w:themeColor="hyperlink"/>
      <w:u w:val="single"/>
    </w:rPr>
  </w:style>
  <w:style w:type="character" w:styleId="CommentReference">
    <w:name w:val="annotation reference"/>
    <w:basedOn w:val="DefaultParagraphFont"/>
    <w:uiPriority w:val="99"/>
    <w:semiHidden/>
    <w:unhideWhenUsed/>
    <w:rsid w:val="00596976"/>
    <w:rPr>
      <w:sz w:val="16"/>
      <w:szCs w:val="16"/>
    </w:rPr>
  </w:style>
  <w:style w:type="paragraph" w:styleId="CommentText">
    <w:name w:val="annotation text"/>
    <w:basedOn w:val="Normal"/>
    <w:link w:val="CommentTextChar"/>
    <w:uiPriority w:val="99"/>
    <w:unhideWhenUsed/>
    <w:rsid w:val="00596976"/>
    <w:pPr>
      <w:spacing w:line="240" w:lineRule="auto"/>
    </w:pPr>
    <w:rPr>
      <w:sz w:val="20"/>
      <w:szCs w:val="20"/>
    </w:rPr>
  </w:style>
  <w:style w:type="character" w:customStyle="1" w:styleId="CommentTextChar">
    <w:name w:val="Comment Text Char"/>
    <w:basedOn w:val="DefaultParagraphFont"/>
    <w:link w:val="CommentText"/>
    <w:uiPriority w:val="99"/>
    <w:rsid w:val="00596976"/>
    <w:rPr>
      <w:rFonts w:ascii="Arial" w:hAnsi="Arial"/>
      <w:color w:val="000000" w:themeColor="text1"/>
      <w:kern w:val="0"/>
      <w:sz w:val="20"/>
      <w:szCs w:val="20"/>
      <w14:ligatures w14:val="none"/>
    </w:rPr>
  </w:style>
  <w:style w:type="character" w:styleId="FollowedHyperlink">
    <w:name w:val="FollowedHyperlink"/>
    <w:basedOn w:val="DefaultParagraphFont"/>
    <w:uiPriority w:val="99"/>
    <w:semiHidden/>
    <w:unhideWhenUsed/>
    <w:rsid w:val="00596976"/>
    <w:rPr>
      <w:color w:val="96607D" w:themeColor="followedHyperlink"/>
      <w:u w:val="single"/>
    </w:rPr>
  </w:style>
  <w:style w:type="paragraph" w:styleId="Header">
    <w:name w:val="header"/>
    <w:basedOn w:val="Normal"/>
    <w:link w:val="HeaderChar"/>
    <w:uiPriority w:val="99"/>
    <w:unhideWhenUsed/>
    <w:rsid w:val="00596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6976"/>
    <w:rPr>
      <w:rFonts w:ascii="Arial" w:hAnsi="Arial"/>
      <w:color w:val="000000" w:themeColor="text1"/>
      <w:kern w:val="0"/>
      <w:sz w:val="24"/>
      <w14:ligatures w14:val="none"/>
    </w:rPr>
  </w:style>
  <w:style w:type="table" w:styleId="TableGrid">
    <w:name w:val="Table Grid"/>
    <w:basedOn w:val="TableNormal"/>
    <w:uiPriority w:val="39"/>
    <w:rsid w:val="00621C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64021"/>
    <w:rPr>
      <w:color w:val="605E5C"/>
      <w:shd w:val="clear" w:color="auto" w:fill="E1DFDD"/>
    </w:rPr>
  </w:style>
  <w:style w:type="paragraph" w:styleId="Revision">
    <w:name w:val="Revision"/>
    <w:hidden/>
    <w:uiPriority w:val="99"/>
    <w:semiHidden/>
    <w:rsid w:val="00464021"/>
    <w:pPr>
      <w:spacing w:after="0" w:line="240" w:lineRule="auto"/>
    </w:pPr>
    <w:rPr>
      <w:rFonts w:ascii="Arial" w:hAnsi="Arial"/>
      <w:color w:val="000000" w:themeColor="text1"/>
      <w:kern w:val="0"/>
      <w:sz w:val="24"/>
      <w14:ligatures w14:val="none"/>
    </w:rPr>
  </w:style>
  <w:style w:type="paragraph" w:styleId="CommentSubject">
    <w:name w:val="annotation subject"/>
    <w:basedOn w:val="CommentText"/>
    <w:next w:val="CommentText"/>
    <w:link w:val="CommentSubjectChar"/>
    <w:uiPriority w:val="99"/>
    <w:semiHidden/>
    <w:unhideWhenUsed/>
    <w:rsid w:val="00464021"/>
    <w:rPr>
      <w:b/>
      <w:bCs/>
    </w:rPr>
  </w:style>
  <w:style w:type="character" w:customStyle="1" w:styleId="CommentSubjectChar">
    <w:name w:val="Comment Subject Char"/>
    <w:basedOn w:val="CommentTextChar"/>
    <w:link w:val="CommentSubject"/>
    <w:uiPriority w:val="99"/>
    <w:semiHidden/>
    <w:rsid w:val="00464021"/>
    <w:rPr>
      <w:rFonts w:ascii="Arial" w:hAnsi="Arial"/>
      <w:b/>
      <w:bCs/>
      <w:color w:val="000000" w:themeColor="text1"/>
      <w:kern w:val="0"/>
      <w:sz w:val="20"/>
      <w:szCs w:val="20"/>
      <w14:ligatures w14:val="none"/>
    </w:rPr>
  </w:style>
  <w:style w:type="paragraph" w:styleId="FootnoteText">
    <w:name w:val="footnote text"/>
    <w:basedOn w:val="Normal"/>
    <w:link w:val="FootnoteTextChar"/>
    <w:uiPriority w:val="99"/>
    <w:semiHidden/>
    <w:unhideWhenUsed/>
    <w:rsid w:val="00E87CC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87CC0"/>
    <w:rPr>
      <w:rFonts w:ascii="Arial" w:hAnsi="Arial"/>
      <w:color w:val="000000" w:themeColor="text1"/>
      <w:kern w:val="0"/>
      <w:sz w:val="20"/>
      <w:szCs w:val="20"/>
      <w14:ligatures w14:val="none"/>
    </w:rPr>
  </w:style>
  <w:style w:type="character" w:styleId="FootnoteReference">
    <w:name w:val="footnote reference"/>
    <w:basedOn w:val="DefaultParagraphFont"/>
    <w:uiPriority w:val="99"/>
    <w:semiHidden/>
    <w:unhideWhenUsed/>
    <w:rsid w:val="00E87CC0"/>
    <w:rPr>
      <w:vertAlign w:val="superscript"/>
    </w:rPr>
  </w:style>
  <w:style w:type="paragraph" w:styleId="EndnoteText">
    <w:name w:val="endnote text"/>
    <w:basedOn w:val="Normal"/>
    <w:link w:val="EndnoteTextChar"/>
    <w:uiPriority w:val="99"/>
    <w:semiHidden/>
    <w:unhideWhenUsed/>
    <w:rsid w:val="00E87CC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87CC0"/>
    <w:rPr>
      <w:rFonts w:ascii="Arial" w:hAnsi="Arial"/>
      <w:color w:val="000000" w:themeColor="text1"/>
      <w:kern w:val="0"/>
      <w:sz w:val="20"/>
      <w:szCs w:val="20"/>
      <w14:ligatures w14:val="none"/>
    </w:rPr>
  </w:style>
  <w:style w:type="character" w:styleId="EndnoteReference">
    <w:name w:val="endnote reference"/>
    <w:basedOn w:val="DefaultParagraphFont"/>
    <w:uiPriority w:val="99"/>
    <w:semiHidden/>
    <w:unhideWhenUsed/>
    <w:rsid w:val="00E87CC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uckduckgo.com/" TargetMode="External"/><Relationship Id="rId13" Type="http://schemas.openxmlformats.org/officeDocument/2006/relationships/hyperlink" Target="https://duckduckgo.com/"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3F531-C943-4CE8-AF61-40C7242FA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555</Words>
  <Characters>3165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Lavoie3, Eric (SSC/SPC)</dc:creator>
  <cp:keywords/>
  <dc:description/>
  <cp:lastModifiedBy>Lavoie3, Eric (SSC/SPC)</cp:lastModifiedBy>
  <cp:revision>2</cp:revision>
  <dcterms:created xsi:type="dcterms:W3CDTF">2026-09-03T16:38:00Z</dcterms:created>
  <dcterms:modified xsi:type="dcterms:W3CDTF">2026-09-03T17:08:00Z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20b2dfb2,4fb1a455,486b771a</vt:lpwstr>
  </property>
  <property fmtid="{D5CDD505-2E9C-101B-9397-08002B2CF9AE}" pid="3" name="ClassificationContentMarkingHeaderFontProps">
    <vt:lpwstr>#000000,12,Aptos</vt:lpwstr>
  </property>
  <property fmtid="{D5CDD505-2E9C-101B-9397-08002B2CF9AE}" pid="4" name="ClassificationContentMarkingHeaderText">
    <vt:lpwstr>Unclassified | Non classifié</vt:lpwstr>
  </property>
  <property fmtid="{D5CDD505-2E9C-101B-9397-08002B2CF9AE}" pid="5" name="MSIP_Label_8951c139-e885-4e7f-8042-c4c17a61b6ec_Enabled">
    <vt:lpwstr>true</vt:lpwstr>
  </property>
  <property fmtid="{D5CDD505-2E9C-101B-9397-08002B2CF9AE}" pid="6" name="MSIP_Label_8951c139-e885-4e7f-8042-c4c17a61b6ec_SetDate">
    <vt:lpwstr>2026-09-03T16:46:00Z</vt:lpwstr>
  </property>
  <property fmtid="{D5CDD505-2E9C-101B-9397-08002B2CF9AE}" pid="7" name="MSIP_Label_8951c139-e885-4e7f-8042-c4c17a61b6ec_Method">
    <vt:lpwstr>Standard</vt:lpwstr>
  </property>
  <property fmtid="{D5CDD505-2E9C-101B-9397-08002B2CF9AE}" pid="8" name="MSIP_Label_8951c139-e885-4e7f-8042-c4c17a61b6ec_Name">
    <vt:lpwstr>Unclassified</vt:lpwstr>
  </property>
  <property fmtid="{D5CDD505-2E9C-101B-9397-08002B2CF9AE}" pid="9" name="MSIP_Label_8951c139-e885-4e7f-8042-c4c17a61b6ec_SiteId">
    <vt:lpwstr>d05bc194-94bf-4ad6-ae2e-1db0f2e38f5e</vt:lpwstr>
  </property>
  <property fmtid="{D5CDD505-2E9C-101B-9397-08002B2CF9AE}" pid="10" name="MSIP_Label_8951c139-e885-4e7f-8042-c4c17a61b6ec_ActionId">
    <vt:lpwstr>e7876b66-06c8-467d-be19-fe0e5fccb08c</vt:lpwstr>
  </property>
  <property fmtid="{D5CDD505-2E9C-101B-9397-08002B2CF9AE}" pid="11" name="MSIP_Label_8951c139-e885-4e7f-8042-c4c17a61b6ec_ContentBits">
    <vt:lpwstr>1</vt:lpwstr>
  </property>
  <property fmtid="{D5CDD505-2E9C-101B-9397-08002B2CF9AE}" pid="12" name="MSIP_Label_8951c139-e885-4e7f-8042-c4c17a61b6ec_Tag">
    <vt:lpwstr>10, 3, 0, 1</vt:lpwstr>
  </property>
</Properties>
</file>